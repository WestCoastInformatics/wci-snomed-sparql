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omnlmz35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Mapping: ECL to SPARQL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nq5j1uv0yfhm" w:id="1"/>
      <w:bookmarkEnd w:id="1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SNOMED owl data is generated as by the owl toolkit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Refset information is added like this: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# Declare the property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Declaration(AnnotationProperty(:isMemberOf))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# Assertion for an active member (e.g., 728066008 is in refset 723264001)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AnnotationAssertion(:isMemberOf :728066008 :723264001)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kt3d8kc1mpc8" w:id="2"/>
      <w:bookmarkEnd w:id="2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 SNOMEDCT version where example queries have been executed and counts are known (as well as the concept results)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that version of SNOMEDCT through the </w:t>
      </w:r>
      <w:ins w:author="Kai Kewley" w:id="0" w:date="2026-04-15T12:00:04Z">
        <w:r w:rsidDel="00000000" w:rsidR="00000000" w:rsidRPr="00000000">
          <w:rPr>
            <w:rtl w:val="0"/>
          </w:rPr>
          <w:t xml:space="preserve">SNOMED </w:t>
        </w:r>
      </w:ins>
      <w:ins w:author="Kai Kewley" w:id="1" w:date="2026-04-15T12:00:06Z">
        <w:r w:rsidDel="00000000" w:rsidR="00000000" w:rsidRPr="00000000">
          <w:rPr>
            <w:rtl w:val="0"/>
          </w:rPr>
          <w:t xml:space="preserve">OWL</w:t>
        </w:r>
      </w:ins>
      <w:del w:author="Kai Kewley" w:id="1" w:date="2026-04-15T12:00:06Z">
        <w:r w:rsidDel="00000000" w:rsidR="00000000" w:rsidRPr="00000000">
          <w:rPr>
            <w:rtl w:val="0"/>
          </w:rPr>
          <w:delText xml:space="preserve">owl</w:delText>
        </w:r>
      </w:del>
      <w:r w:rsidDel="00000000" w:rsidR="00000000" w:rsidRPr="00000000">
        <w:rPr>
          <w:rtl w:val="0"/>
        </w:rPr>
        <w:t xml:space="preserve"> </w:t>
      </w:r>
      <w:ins w:author="Kai Kewley" w:id="2" w:date="2026-04-15T12:00:09Z">
        <w:r w:rsidDel="00000000" w:rsidR="00000000" w:rsidRPr="00000000">
          <w:rPr>
            <w:rtl w:val="0"/>
          </w:rPr>
          <w:t xml:space="preserve">T</w:t>
        </w:r>
      </w:ins>
      <w:del w:author="Kai Kewley" w:id="2" w:date="2026-04-15T12:00:09Z">
        <w:r w:rsidDel="00000000" w:rsidR="00000000" w:rsidRPr="00000000">
          <w:rPr>
            <w:rtl w:val="0"/>
          </w:rPr>
          <w:delText xml:space="preserve">t</w:delText>
        </w:r>
      </w:del>
      <w:r w:rsidDel="00000000" w:rsidR="00000000" w:rsidRPr="00000000">
        <w:rPr>
          <w:rtl w:val="0"/>
        </w:rPr>
        <w:t xml:space="preserve">oolkit, add in the refset memberships and load into a triple store. 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each of the queries and compare counts and results and tune queries for situations that don’t exactly match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 all of this up into an ecl-sparql toolkit in github that can be publicly shared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that, implement a parser to generate SPARQL queries from ECL to be executed.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NOTE: this was based on the “examples of valid expressions”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https://docs.snomed.org/snomed-ct-specifications/snomed-ct-expression-constraint-language</w:t>
        </w:r>
      </w:hyperlink>
      <w:r w:rsidDel="00000000" w:rsidR="00000000" w:rsidRPr="00000000">
        <w:rPr>
          <w:rtl w:val="0"/>
        </w:rPr>
        <w:t xml:space="preserve">, but some features like history and top/bottom do not have examples in these sections.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tcxn5a8f7ca1" w:id="3"/>
      <w:bookmarkEnd w:id="3"/>
      <w:r w:rsidDel="00000000" w:rsidR="00000000" w:rsidRPr="00000000">
        <w:rPr>
          <w:rtl w:val="0"/>
        </w:rPr>
        <w:t xml:space="preserve">Simple Expression Constraints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Self</w:t>
      </w:r>
    </w:p>
    <w:p w:rsidR="00000000" w:rsidDel="00000000" w:rsidP="00000000" w:rsidRDefault="00000000" w:rsidRPr="00000000" w14:paraId="0000001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404684003 | Clinical finding|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This constraint is satisfied only by the specified concept itself.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only the specific concept 404684003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BIND(sct:404684003 AS ?concept)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Descendant of</w:t>
      </w:r>
    </w:p>
    <w:p w:rsidR="00000000" w:rsidDel="00000000" w:rsidP="00000000" w:rsidRDefault="00000000" w:rsidRPr="00000000" w14:paraId="0000002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Evaluates to the set of all subtypes (direct and transitive), excluding the focus concept itself.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one or more transitive steps down the hierarchy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Descendant or Self of</w:t>
      </w:r>
    </w:p>
    <w:p w:rsidR="00000000" w:rsidDel="00000000" w:rsidP="00000000" w:rsidRDefault="00000000" w:rsidRPr="00000000" w14:paraId="0000003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&lt;&lt; 73211009 | Diabetes mellitus|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Includes all transitive descendants plus the focus concept itself.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zero or more transitive steps down the hierarchy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rdfs:subClassOf* sct:73211009 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Child of</w:t>
      </w:r>
    </w:p>
    <w:p w:rsidR="00000000" w:rsidDel="00000000" w:rsidP="00000000" w:rsidRDefault="00000000" w:rsidRPr="00000000" w14:paraId="0000004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&lt;! 404684003 | Clinical finding|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Satisfied only by the set of proximal (direct) children, defined as sources of a non-redundant "is a" relationship to the target.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only the immediate subclass level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 sct:404684003 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Ancestor of</w:t>
      </w:r>
    </w:p>
    <w:p w:rsidR="00000000" w:rsidDel="00000000" w:rsidP="00000000" w:rsidRDefault="00000000" w:rsidRPr="00000000" w14:paraId="0000004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&gt; 40541001 | Acute pulmonary 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Evaluates to the set of all supertypes (direct and transitive), excluding the focus concept itself.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one or more transitive steps up the hierarchy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sct:40541001 rdfs:subClassOf+ ?concept 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Ancestor or Self of</w:t>
      </w:r>
    </w:p>
    <w:p w:rsidR="00000000" w:rsidDel="00000000" w:rsidP="00000000" w:rsidRDefault="00000000" w:rsidRPr="00000000" w14:paraId="0000005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&gt;&gt; 40541001 | Acute pulmonary 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Includes all transitive ancestors plus the focus concept itself.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zero or more transitive steps up the hierarchy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sct:40541001 rdfs:subClassOf* ?concept 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Parent of</w:t>
      </w:r>
    </w:p>
    <w:p w:rsidR="00000000" w:rsidDel="00000000" w:rsidP="00000000" w:rsidRDefault="00000000" w:rsidRPr="00000000" w14:paraId="0000006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&gt;! 40541001 | Acute pulmonary 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Matches only the immediate proximal parents (the target of a non-redundant "is a" relationship from the source).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only the immediate superclass level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sct:40541001 rdfs:subClassOf ?concept .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8. Member of</w:t>
      </w:r>
    </w:p>
    <w:p w:rsidR="00000000" w:rsidDel="00000000" w:rsidP="00000000" w:rsidRDefault="00000000" w:rsidRPr="00000000" w14:paraId="0000007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^ 700043003 | Example problem list concepts reference set|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Returns the set of concepts referenced in the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referencedComponentId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field of active members of the specified reference set. This query uses the custom annotation property established in our previous discussion.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Matches concepts linked via the membership annotation property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sct:isMemberOf sct:700043003 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9. Any</w:t>
      </w:r>
    </w:p>
    <w:p w:rsidR="00000000" w:rsidDel="00000000" w:rsidP="00000000" w:rsidRDefault="00000000" w:rsidRPr="00000000" w14:paraId="0000008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Represents any concept in the substrate. In an OWL representation, this corresponds to all resources declared as classes.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Returns every concept declared as a class in the loaded ontology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a owl:Class .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480" w:lineRule="auto"/>
        <w:rPr/>
      </w:pPr>
      <w:bookmarkStart w:colFirst="0" w:colLast="0" w:name="_muexkbudgjjo" w:id="4"/>
      <w:bookmarkEnd w:id="4"/>
      <w:r w:rsidDel="00000000" w:rsidR="00000000" w:rsidRPr="00000000">
        <w:rPr>
          <w:rtl w:val="0"/>
        </w:rPr>
        <w:t xml:space="preserve">Refinements</w:t>
      </w:r>
    </w:p>
    <w:p w:rsidR="00000000" w:rsidDel="00000000" w:rsidP="00000000" w:rsidRDefault="00000000" w:rsidRPr="00000000" w14:paraId="0000009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Simple Refinement</w:t>
      </w:r>
    </w:p>
    <w:p w:rsidR="00000000" w:rsidDel="00000000" w:rsidP="00000000" w:rsidRDefault="00000000" w:rsidRPr="00000000" w14:paraId="0000009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19829001 |Disorder of lung| : 116676008 |Associated morphology| = 79654002 |Edema|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descendants of "Disorder of lung" that have the specific morphology "Edema" within a Role Group.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sct:19829001 .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?def .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?def (owl:intersectionOf/rdf:rest*/rdf:first)? ?restriction 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?restriction owl:onProperty sct:609096000 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  owl:someValuesFrom ?group .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?group (owl:intersectionOf/rdf:rest*/rdf:first)? ?attr 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sct:116676008 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sct:79654002 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Refinement with Transitive Value</w:t>
      </w:r>
    </w:p>
    <w:p w:rsidR="00000000" w:rsidDel="00000000" w:rsidP="00000000" w:rsidRDefault="00000000" w:rsidRPr="00000000" w14:paraId="000000A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19829001 |Disorder of lung| : 116676008 |Associated morphology| = &lt;&lt; 79654002 |Edema|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Similar to the above, but the morphology can be "Edema" or any of its descendants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&lt;&lt;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sct:19829001 .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?def .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?def (owl:intersectionOf/rdf:rest*/rdf:first)? ?restriction .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?restriction owl:onProperty sct:609096000 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  owl:someValuesFrom ?group .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?group (owl:intersectionOf/rdf:rest*/rdf:first)? ?attr .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sct:116676008 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?morphValue .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?morphValue rdfs:subClassOf* sct:79654002 .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Precoordinated Focus Concept with Refinement</w:t>
      </w:r>
    </w:p>
    <w:p w:rsidR="00000000" w:rsidDel="00000000" w:rsidP="00000000" w:rsidRDefault="00000000" w:rsidRPr="00000000" w14:paraId="000000C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19829001 |Disorder of lung| : 116676008 |Associated morphology| = 40829002 |Acute 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Checks if the specific concept 19829001 satisfies the refinement.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(sct:19829001 AS ?concept) ?fsn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sct:19829001 (rdfs:subClassOf | owl:equivalentClass) ?def .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?def (owl:intersectionOf/rdf:rest*/rdf:first)? ?restriction .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?restriction owl:onProperty sct:609096000 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  owl:someValuesFrom ?group .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?group (owl:intersectionOf/rdf:rest*/rdf:first)? ?attr .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sct:116676008 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sct:40829002 .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Conjunction of Attributes (Ungrouped)</w:t>
      </w:r>
    </w:p>
    <w:p w:rsidR="00000000" w:rsidDel="00000000" w:rsidP="00000000" w:rsidRDefault="00000000" w:rsidRPr="00000000" w14:paraId="000000D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|Clinical finding| : 363698007 |Finding site| = &lt;&lt; 39057004 |Pulmonary valve structure| , 116676008 |Associated morphology| = &lt;&lt; 415582006 |Stenosis|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 comma indicates conjunction; the concept must have both attributes (not necessarily in the same group).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Condition 1: Finding site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?a1 .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?a1 owl:onProperty sct:363698007 ; owl:someValuesFrom ?v1 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?v1 rdfs:subClassOf* sct:39057004 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Condition 2: Associated morphology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?a2 .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?a2 owl:onProperty sct:116676008 ; owl:someValuesFrom ?v2 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?v2 rdfs:subClassOf* sct:415582006 .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Wildcard Focus Concept</w:t>
      </w:r>
    </w:p>
    <w:p w:rsidR="00000000" w:rsidDel="00000000" w:rsidP="00000000" w:rsidRDefault="00000000" w:rsidRPr="00000000" w14:paraId="000000F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* : 246075003 |Causative agent| = 387517004 |Paracetamol|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Any concept in the substrate that has "Paracetamol" as its causative agent.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a owl:Class .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sct:246075003 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sct:387517004 .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Attribute Groups</w:t>
      </w:r>
    </w:p>
    <w:p w:rsidR="00000000" w:rsidDel="00000000" w:rsidP="00000000" w:rsidRDefault="00000000" w:rsidRPr="00000000" w14:paraId="0000010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|Clinical finding| : { 363698007 |Finding site| = &lt;&lt; 39057004 , 116676008 = &lt;&lt; 415582006 }, { 363698007 = &lt;&lt; 53085002 , 116676008 = &lt;&lt; 56246009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Braces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{}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indicate attributes must be grouped together. This query looks for two distinct Role Groups.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Group 1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?rg1 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?rg1 owl:onProperty sct:609096000 ; owl:someValuesFrom ?c1 .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?c1 (owl:intersectionOf/rdf:rest*/rdf:first) ?a1, ?a2 .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?a1 owl:onProperty sct:363698007 ; owl:someValuesFrom / rdfs:subClassOf* sct:39057004 .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?a2 owl:onProperty sct:116676008 ; owl:someValuesFrom / rdfs:subClassOf* sct:415582006 .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Group 2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?rg2 .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?rg2 owl:onProperty sct:609096000 ; owl:someValuesFrom ?c2 .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?c2 (owl:intersectionOf/rdf:rest*/rdf:first) ?a3, ?a4 .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?a3 owl:onProperty sct:363698007 ; owl:someValuesFrom / rdfs:subClassOf* sct:53085002 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?a4 owl:onProperty sct:116676008 ; owl:someValuesFrom / rdfs:subClassOf* sct:56246009 .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(?rg1 != ?rg2)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Transitive Attribute Names</w:t>
      </w:r>
    </w:p>
    <w:p w:rsidR="00000000" w:rsidDel="00000000" w:rsidP="00000000" w:rsidRDefault="00000000" w:rsidRPr="00000000" w14:paraId="0000012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&lt;&lt; 404684003 |Clinical finding| : &lt;&lt; 47429007 |Associated with| = &lt;&lt; 267038008 |Edema|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Both the attribute and the value are transitive. In OWL, attribute hierarchy uses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rdfs:subPropertyOf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fsn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rdfs:subClassOf* sct:404684003 .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?attrRestriction .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?attrRestriction owl:onProperty ?anyAttr 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      owl:someValuesFrom ?anyValue 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Attribute is "Associated with" or subtype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?anyAttr rdfs:subPropertyOf* sct:47429007 .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Value is "Edema" or subtype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?anyValue rdfs:subClassOf* sct:267038008 .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8. Concrete Numeric Values (Ranges)</w:t>
      </w:r>
    </w:p>
    <w:p w:rsidR="00000000" w:rsidDel="00000000" w:rsidP="00000000" w:rsidRDefault="00000000" w:rsidRPr="00000000" w14:paraId="0000013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27658006 |Amoxicillin| : ... { ... 189999999103 |Has strength magnitude| &gt;= #500, 189999999103 &lt;= #800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Filters clinical meanings using mathematical operators on numeric concrete values.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sct:27658006 .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sct:189999999103 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owl:hasValue ?magnitude .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Apply numeric range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(?magnitude &gt;= 500 &amp;&amp; ?magnitude &lt;= 800)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9. Concrete String Values</w:t>
      </w:r>
    </w:p>
    <w:p w:rsidR="00000000" w:rsidDel="00000000" w:rsidP="00000000" w:rsidRDefault="00000000" w:rsidRPr="00000000" w14:paraId="0000015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|Pharmaceutical / biologic product| : 209999999104 |Has trade name| = “PANADOL”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Matches string concrete values exactly (case-sensitive).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sct:209999999104 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owl:hasValue "PANADOL" .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10. Reverse Attributes (R)</w:t>
      </w:r>
    </w:p>
    <w:p w:rsidR="00000000" w:rsidDel="00000000" w:rsidP="00000000" w:rsidRDefault="00000000" w:rsidRPr="00000000" w14:paraId="0000016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91723000 |Anatomical structure| : R 363698007 |Finding site| = &lt; 125605004 |Fracture of bone|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the </w:t>
      </w:r>
      <w:r w:rsidDel="00000000" w:rsidR="00000000" w:rsidRPr="00000000">
        <w:rPr>
          <w:i w:val="1"/>
          <w:iCs w:val="1"/>
          <w:color w:val="303030"/>
          <w:sz w:val="21"/>
          <w:szCs w:val="21"/>
          <w:highlight w:val="white"/>
          <w:rtl w:val="0"/>
        </w:rPr>
        <w:t xml:space="preserve">destination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concepts (Anatomical structures) which are finding sites for a subtype of bone fracture.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sct:91723000 .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Find fractures that point to this structure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?fracture rdfs:subClassOf+ sct:125605004 .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?fracture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sct:363698007 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?concept .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11. Dotted Attributes</w:t>
      </w:r>
    </w:p>
    <w:p w:rsidR="00000000" w:rsidDel="00000000" w:rsidP="00000000" w:rsidRDefault="00000000" w:rsidRPr="00000000" w14:paraId="0000017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125605004 |Fracture of bone| . 363698007 |Finding site|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Returns the set of attribute values (destination concepts) for the attribute "Finding site" across all descendants of bone fracture.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?fracture rdfs:subClassOf+ sct:125605004 .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?fracture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sct:363698007 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?concept .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12. Any Attribute Name (*)</w:t>
      </w:r>
    </w:p>
    <w:p w:rsidR="00000000" w:rsidDel="00000000" w:rsidP="00000000" w:rsidRDefault="00000000" w:rsidRPr="00000000" w14:paraId="0000018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|Clinical finding| : * = 79654002 |Edema|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Clinical findings having </w:t>
      </w:r>
      <w:r w:rsidDel="00000000" w:rsidR="00000000" w:rsidRPr="00000000">
        <w:rPr>
          <w:i w:val="1"/>
          <w:iCs w:val="1"/>
          <w:color w:val="303030"/>
          <w:sz w:val="21"/>
          <w:szCs w:val="21"/>
          <w:highlight w:val="white"/>
          <w:rtl w:val="0"/>
        </w:rPr>
        <w:t xml:space="preserve">any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attribute whose value is "Edema".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?anyProperty 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sct:79654002 .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?anyProperty a owl:ObjectProperty .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Tbd</w:t>
      </w:r>
    </w:p>
    <w:p w:rsidR="00000000" w:rsidDel="00000000" w:rsidP="00000000" w:rsidRDefault="00000000" w:rsidRPr="00000000" w14:paraId="0000019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ECL: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|Clinical finding| : 116676008 |Associated morphology| =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: This query finds all descendants of "Clinical finding" that have at least one "Associated morphology" attribute, regardless of its specific value, within 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Role Group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?definition .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?definition (owl:intersectionOf/rdf:rest*/rdf:first)? ?restriction .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?restriction owl:onProperty sct:609096000 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  owl:someValuesFrom ?roleGroup .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?roleGroup (owl:intersectionOf/rdf:rest*/rdf:first)? ?attrRestriction .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?attrRestriction owl:onProperty sct:116676008 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      owl:someValuesFrom ?anyMorphology .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(owl:Class)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?anyMorphology a owl:Class .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slb6usyqiqs5" w:id="5"/>
      <w:bookmarkEnd w:id="5"/>
      <w:r w:rsidDel="00000000" w:rsidR="00000000" w:rsidRPr="00000000">
        <w:rPr>
          <w:rtl w:val="0"/>
        </w:rPr>
        <w:t xml:space="preserve">Cardinality - Valid Expressions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Attribute Cardinality: 1 to 3</w:t>
      </w:r>
    </w:p>
    <w:p w:rsidR="00000000" w:rsidDel="00000000" w:rsidP="00000000" w:rsidRDefault="00000000" w:rsidRPr="00000000" w14:paraId="000001B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|Pharmaceutical / biologic product| : [1..3] 127489000 |Has active ingredient| = &lt; 105590001 |Substance|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products having between 1 and 3 active ingredients across any attribute groups.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sct:127489000 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?val .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?val rdfs:subClassOf+ sct:105590001 .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?attr) &gt;= 1 &amp;&amp; COUNT(DISTINCT ?attr) &lt;= 3)</w:t>
      </w:r>
    </w:p>
    <w:p w:rsidR="00000000" w:rsidDel="00000000" w:rsidP="00000000" w:rsidRDefault="00000000" w:rsidRPr="00000000" w14:paraId="000001C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Attribute Cardinality: Exactly 1</w:t>
      </w:r>
    </w:p>
    <w:p w:rsidR="00000000" w:rsidDel="00000000" w:rsidP="00000000" w:rsidRDefault="00000000" w:rsidRPr="00000000" w14:paraId="000001C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|Pharmaceutical / biologic product| : [1..1] 127489000 |Has active ingredient| = &lt; 105590001 |Substance|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Satisfied only by products with exactly one non-redundant active ingredient.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sct:127489000 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?val .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?val rdfs:subClassOf+ sct:105590001 .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?attr) = 1)</w:t>
      </w:r>
    </w:p>
    <w:p w:rsidR="00000000" w:rsidDel="00000000" w:rsidP="00000000" w:rsidRDefault="00000000" w:rsidRPr="00000000" w14:paraId="000001E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Attribute Cardinality: 0 to 1</w:t>
      </w:r>
    </w:p>
    <w:p w:rsidR="00000000" w:rsidDel="00000000" w:rsidP="00000000" w:rsidRDefault="00000000" w:rsidRPr="00000000" w14:paraId="000001E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|Pharmaceutical / biologic product| : [0..1] 127489000 |Has active ingredient| = &lt; 105590001 |Substance|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Products with at most one active ingredient (includes concepts with zero ingredients).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 is used to capture concepts with 0 matching attributes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?attr owl:onProperty sct:127489000 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owl:someValuesFrom ?val .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?val rdfs:subClassOf+ sct:105590001 .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?attr) &lt;= 1)</w:t>
      </w:r>
    </w:p>
    <w:p w:rsidR="00000000" w:rsidDel="00000000" w:rsidP="00000000" w:rsidRDefault="00000000" w:rsidRPr="00000000" w14:paraId="000001F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Attribute Cardinality: 1 or More</w:t>
      </w:r>
    </w:p>
    <w:p w:rsidR="00000000" w:rsidDel="00000000" w:rsidP="00000000" w:rsidRDefault="00000000" w:rsidRPr="00000000" w14:paraId="000001F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: [1..*] 127489000 = &lt; 105590001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Products that have at least one active ingredient (equivalent to default cardinality).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sct:127489000 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?val .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?val rdfs:subClassOf+ sct:105590001 .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?attr) &gt;= 1)</w:t>
      </w:r>
    </w:p>
    <w:p w:rsidR="00000000" w:rsidDel="00000000" w:rsidP="00000000" w:rsidRDefault="00000000" w:rsidRPr="00000000" w14:paraId="0000020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Finding Site: Exactly 1</w:t>
      </w:r>
    </w:p>
    <w:p w:rsidR="00000000" w:rsidDel="00000000" w:rsidP="00000000" w:rsidRDefault="00000000" w:rsidRPr="00000000" w14:paraId="0000021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[1..1] 363698007 | Finding site| = &lt; 91723000 | Anatomical structure|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Clinical findings with exactly one anatomical finding site across all groups.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sct:363698007 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?site .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?site rdfs:subClassOf+ sct:91723000 .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?attr) = 1)</w:t>
      </w:r>
    </w:p>
    <w:p w:rsidR="00000000" w:rsidDel="00000000" w:rsidP="00000000" w:rsidRDefault="00000000" w:rsidRPr="00000000" w14:paraId="0000022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Finding Site: 2 or More (Ungrouped)</w:t>
      </w:r>
    </w:p>
    <w:p w:rsidR="00000000" w:rsidDel="00000000" w:rsidP="00000000" w:rsidRDefault="00000000" w:rsidRPr="00000000" w14:paraId="0000022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[2..*] 363698007 | Finding site| = &lt; 91723000 | Anatomical structure|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Findings with two or more non-redundant finding sites, irrespective of which attribute groups they are in.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sct:363698007 ;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?site .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?site rdfs:subClassOf+ sct:91723000 .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?attr) &gt;= 2)</w:t>
      </w:r>
    </w:p>
    <w:p w:rsidR="00000000" w:rsidDel="00000000" w:rsidP="00000000" w:rsidRDefault="00000000" w:rsidRPr="00000000" w14:paraId="0000023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Finding Site: 2 or More (Within Same Group)</w:t>
      </w:r>
    </w:p>
    <w:p w:rsidR="00000000" w:rsidDel="00000000" w:rsidP="00000000" w:rsidRDefault="00000000" w:rsidRPr="00000000" w14:paraId="0000023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{ [2..*] 363698007 | finding site| = &lt; 91723000 | Anatomical structure|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There must exist at least one attribute group containing two or more finding sites.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?rg .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?rg owl:onProperty sct:609096000 ;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?group .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Subquery to ensure THIS specific group has 2+ sites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SELECT ?group (COUNT(DISTINCT ?attr) AS ?siteCount)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WHERE {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?group (owl:intersectionOf/rdf:rest*/rdf:first)? ?attr .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?attr owl:onProperty sct:363698007 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owl:someValuesFrom / rdfs:subClassOf+ sct:91723000 .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GROUP BY ?group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HAVING (COUNT(DISTINCT ?attr) &gt;= 2)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8. Attribute Group Cardinality: 1 to 3 Groups</w:t>
      </w:r>
    </w:p>
    <w:p w:rsidR="00000000" w:rsidDel="00000000" w:rsidP="00000000" w:rsidRDefault="00000000" w:rsidRPr="00000000" w14:paraId="0000025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: [1..3] { [1..*] 127489000 = &lt; 105590001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products with between 1 and 3 attribute groups, where each group contains at least one active ingredient.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?rg .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?rg owl:onProperty sct:609096000 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?group .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Inner condition: [1..*] ingredients in THIS group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EXISTS {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?group (owl:intersectionOf/rdf:rest*/rdf:first)? ?attr .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?attr owl:onProperty sct:127489000 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owl:someValuesFrom / rdfs:subClassOf+ sct:105590001 .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?rg) &gt;= 1 &amp;&amp; COUNT(DISTINCT ?rg) &lt;= 3)</w:t>
      </w:r>
    </w:p>
    <w:p w:rsidR="00000000" w:rsidDel="00000000" w:rsidP="00000000" w:rsidRDefault="00000000" w:rsidRPr="00000000" w14:paraId="0000027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9. Attribute Group Cardinality: 0 to 1 Groups</w:t>
      </w:r>
    </w:p>
    <w:p w:rsidR="00000000" w:rsidDel="00000000" w:rsidP="00000000" w:rsidRDefault="00000000" w:rsidRPr="00000000" w14:paraId="0000027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: [0..1] { 127489000 = &lt; 105590001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Products with at most one attribute group containing an active ingredient.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?rg .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?rg owl:onProperty sct:609096000 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?group .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?group (owl:intersectionOf/rdf:rest*/rdf:first)? ?attr .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?attr owl:onProperty sct:127489000 ;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owl:someValuesFrom / rdfs:subClassOf+ sct:105590001 .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?rg) &lt;= 1)</w:t>
      </w:r>
    </w:p>
    <w:p w:rsidR="00000000" w:rsidDel="00000000" w:rsidP="00000000" w:rsidRDefault="00000000" w:rsidRPr="00000000" w14:paraId="0000028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10. Attribute Group Cardinality: 1 or More Groups</w:t>
      </w:r>
    </w:p>
    <w:p w:rsidR="00000000" w:rsidDel="00000000" w:rsidP="00000000" w:rsidRDefault="00000000" w:rsidRPr="00000000" w14:paraId="0000028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373873005 : [1..*] { 127489000 = &lt; 105590001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At least one group containing the ingredient exists (equivalent to default group cardinality).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sct:373873005 .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?rg .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?rg owl:onProperty sct:609096000 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?group .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?group (owl:intersectionOf/rdf:rest*/rdf:first)? ?attr .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sct:127489000 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/ rdfs:subClassOf+ sct:105590001 .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?rg) &gt;= 1)</w:t>
      </w:r>
    </w:p>
    <w:p w:rsidR="00000000" w:rsidDel="00000000" w:rsidP="00000000" w:rsidRDefault="00000000" w:rsidRPr="00000000" w14:paraId="000002A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11. Attribute Group Cardinality: Exactly 1 Group</w:t>
      </w:r>
    </w:p>
    <w:p w:rsidR="00000000" w:rsidDel="00000000" w:rsidP="00000000" w:rsidRDefault="00000000" w:rsidRPr="00000000" w14:paraId="000002A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: [1..1] { 363698007 = &lt; 91723000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Findings with exactly one attribute group containing a finding site.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?rg .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?rg owl:onProperty sct:609096000 ;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?group .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?group (owl:intersectionOf/rdf:rest*/rdf:first)? ?attr .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sct:363698007 ;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/ rdfs:subClassOf+ sct:91723000 .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GROUP BY ?concept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HAVING (COUNT(DISTINCT ?rg) = 1)</w:t>
      </w:r>
    </w:p>
    <w:p w:rsidR="00000000" w:rsidDel="00000000" w:rsidP="00000000" w:rsidRDefault="00000000" w:rsidRPr="00000000" w14:paraId="000002B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12. Combined Cardinality: Prohibiting Specific Groups</w:t>
      </w:r>
    </w:p>
    <w:p w:rsidR="00000000" w:rsidDel="00000000" w:rsidP="00000000" w:rsidRDefault="00000000" w:rsidRPr="00000000" w14:paraId="000002B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: [0..0] { [2..*] 363698007 = &lt; 91723000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clinical findings which have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attribute groups that contain two or more finding sites.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Ensure NO group matches the criteria [2..*] finding sites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NOT EXISTS {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?rg .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?rg owl:onProperty sct:609096000 ;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?group .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Internal site count logic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?group (owl:intersectionOf/rdf:rest*/rdf:first) ?a1, ?a2 .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?a1 owl:onProperty sct:363698007 ; owl:someValuesFrom / rdfs:subClassOf+ sct:91723000 .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?a2 owl:onProperty sct:363698007 ; owl:someValuesFrom / rdfs:subClassOf+ sct:91723000 .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FILTER (?a1 != ?a2)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rPr/>
      </w:pPr>
      <w:bookmarkStart w:colFirst="0" w:colLast="0" w:name="_b6hcb7gaa1xk" w:id="6"/>
      <w:bookmarkEnd w:id="6"/>
      <w:r w:rsidDel="00000000" w:rsidR="00000000" w:rsidRPr="00000000">
        <w:rPr>
          <w:rtl w:val="0"/>
        </w:rPr>
        <w:t xml:space="preserve">Conjunction and Disjunction - Valid Expressions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concepts that are transitive descendants of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both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"Disorder of lung" and "Edema of trunk" (Intersection).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Concept must be a descendant of lung disorder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sct:19829001 .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AND a descendant of trunk edema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sct:301867009 .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Disjunction of Hierarchies</w:t>
      </w:r>
    </w:p>
    <w:p w:rsidR="00000000" w:rsidDel="00000000" w:rsidP="00000000" w:rsidRDefault="00000000" w:rsidRPr="00000000" w14:paraId="000002E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19829001 | Disorder of lung| OR &lt; 301867009 | Edema of trunk|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concepts that are descendants of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either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lung disorder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trunk edema (Union).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 ?concept rdfs:subClassOf+ sct:19829001 .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Optional: Retrieve label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OPTIONAL { ?concept rdfs:label ?fsn }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UNION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 ?concept rdfs:subClassOf+ sct:301867009 .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Optional: Retrieve label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OPTIONAL { ?concept rdfs:label ?fsn }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Hierarchy AND MemberOf</w:t>
      </w:r>
    </w:p>
    <w:p w:rsidR="00000000" w:rsidDel="00000000" w:rsidP="00000000" w:rsidRDefault="00000000" w:rsidRPr="00000000" w14:paraId="000002F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19829001 | Disorder of lung| AND ^ 700043003 | Example problem list concepts reference set|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Concepts must belong to the lung disorder hierarchy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be active members of the specified reference set.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Hierarchy criteria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sct:19829001 .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Reference set membership criteria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sct:isMemberOf sct:700043003 .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Conjunction of Attributes (Ungrouped)</w:t>
      </w:r>
    </w:p>
    <w:p w:rsidR="00000000" w:rsidDel="00000000" w:rsidP="00000000" w:rsidRDefault="00000000" w:rsidRPr="00000000" w14:paraId="0000030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363698007 | Finding site| = &lt;&lt; 39057004 | Pulmonary valve structure| AND 116676008 | Associated morphology| = &lt;&lt; 415582006 | Stenosis|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Clinical findings that have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both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attributes, potentially in different Role Groups.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Condition 1: Finding site is pulmonary valve structure or subtype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?a1 .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?a1 owl:onProperty sct:363698007 ; 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?v1 .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?v1 rdfs:subClassOf* sct:39057004 .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Condition 2: Associated morphology is stenosis or subtype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?a2 .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?a2 owl:onProperty sct:116676008 ; 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?v2 .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?v2 rdfs:subClassOf* sct:415582006 .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2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Disjunction of Attributes (Ungrouped)</w:t>
      </w:r>
    </w:p>
    <w:p w:rsidR="00000000" w:rsidDel="00000000" w:rsidP="00000000" w:rsidRDefault="00000000" w:rsidRPr="00000000" w14:paraId="0000032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116676008 | Associated morphology| = &lt;&lt; 55641003 | Infarct| OR 42752001 | Due to| = &lt;&lt; 22298006 | Myocardial infarction|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clinical findings with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either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an associated morphology of infarct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that are due to myocardial infarction.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Option 1: Morphology is Infarct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/ owl:someValuesFrom / (owl:intersectionOf/rdf:rest*/rdf:first)? ?a1 .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?a1 owl:onProperty sct:116676008 ; 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/ rdfs:subClassOf* sct:55641003 .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UNION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Option 2: Due to Myocardial Infarction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/ owl:someValuesFrom / (owl:intersectionOf/rdf:rest*/rdf:first)? ?a2 .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?a2 owl:onProperty sct:42752001 ; 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/ rdfs:subClassOf* sct:22298006 .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4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Disjunction of Attribute Groups</w:t>
      </w:r>
    </w:p>
    <w:p w:rsidR="00000000" w:rsidDel="00000000" w:rsidP="00000000" w:rsidRDefault="00000000" w:rsidRPr="00000000" w14:paraId="0000034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{ 363698007 | Finding site| = &lt;&lt; 39057004 , 116676008 = &lt;&lt; 415582006 } OR { 363698007 = &lt;&lt; 53085002 , 116676008 = &lt;&lt; 56246009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Satisfied by concepts that have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at least one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attribute group matching either the first or second set of criteria.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Group 1 criteria (Pulmonary Valve + Stenosis)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?rg1 .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?rg1 owl:onProperty sct:609096000 ; owl:someValuesFrom ?g1 .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?g1 (owl:intersectionOf/rdf:rest*/rdf:first)? ?a1, ?a2 .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?a1 owl:onProperty sct:363698007 ; owl:someValuesFrom / rdfs:subClassOf* sct:39057004 .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?a2 owl:onProperty sct:116676008 ; owl:someValuesFrom / rdfs:subClassOf* sct:415582006 .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UNION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Group 2 criteria (Right Ventricle + Hypertrophy)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?rg2 .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?rg2 owl:onProperty sct:609096000 ; owl:someValuesFrom ?g2 .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?g2 (owl:intersectionOf/rdf:rest*/rdf:first)? ?a3, ?a4 .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?a3 owl:onProperty sct:363698007 ; owl:someValuesFrom / rdfs:subClassOf* sct:53085002 .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?a4 owl:onProperty sct:116676008 ; owl:someValuesFrom / rdfs:subClassOf* sct:56246009 .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6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Disjunction in Attribute Value</w:t>
      </w:r>
    </w:p>
    <w:p w:rsidR="00000000" w:rsidDel="00000000" w:rsidP="00000000" w:rsidRDefault="00000000" w:rsidRPr="00000000" w14:paraId="0000036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^ 450990004 | Adverse drug reactions...| : 246075003 | Causative agent| = (&lt; 373873005 | Pharmaceutical...| OR &lt; 105590001 | Substance|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Refset members whose causative agent value falls within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either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the Product or Substance hierarchy.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sct:isMemberOf sct:450990004 .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sct:246075003 ; 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?agentValue .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 ?agentValue rdfs:subClassOf+ sct:373873005 . }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UNION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 ?agentValue rdfs:subClassOf+ sct:105590001 . }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7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8. Conjunction in Attribute Value</w:t>
      </w:r>
    </w:p>
    <w:p w:rsidR="00000000" w:rsidDel="00000000" w:rsidP="00000000" w:rsidRDefault="00000000" w:rsidRPr="00000000" w14:paraId="0000037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116676008 | Associated morphology| = (&lt;&lt; 56208002 | Ulcer| AND &lt;&lt; 50960005 | Hemorrhage|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findings where the value of "Associated morphology" is a specific concept that is a subtype (or self) of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both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Ulcer and Hemorrhage (e.g., a "Bleeding ulcer" concept).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sct:116676008 ; 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?morphValue .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The specific value must belong to BOTH hierarchies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?morphValue rdfs:subClassOf* sct:56208002 .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?morphValue rdfs:subClassOf* sct:50960005 .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rPr/>
      </w:pPr>
      <w:bookmarkStart w:colFirst="0" w:colLast="0" w:name="_60ao2cpyo3lp" w:id="7"/>
      <w:bookmarkEnd w:id="7"/>
      <w:r w:rsidDel="00000000" w:rsidR="00000000" w:rsidRPr="00000000">
        <w:rPr>
          <w:rtl w:val="0"/>
        </w:rPr>
        <w:t xml:space="preserve">Exclusion and Not Equals - Valid Expressions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Exclusion of Simple Expressions</w:t>
      </w:r>
    </w:p>
    <w:p w:rsidR="00000000" w:rsidDel="00000000" w:rsidP="00000000" w:rsidRDefault="00000000" w:rsidRPr="00000000" w14:paraId="0000039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&lt;&lt; 19829001 | Disorder of lung| MINUS &lt;&lt; 301867009 | Edema of trunk|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Takes the set of descendants (or self) of "Disorder of lung" and subtracts the set of descendants (or self) of "Edema of trunk".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Set of lung disorders (descendant or self)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rdfs:subClassOf* sct:19829001 .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Subtract the set of trunk edema concepts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MINUS {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rdfs:subClassOf* sct:301867009 .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Exclusion of Membership</w:t>
      </w:r>
    </w:p>
    <w:p w:rsidR="00000000" w:rsidDel="00000000" w:rsidP="00000000" w:rsidRDefault="00000000" w:rsidRPr="00000000" w14:paraId="000003A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&lt;&lt; 19829001 | Disorder of lung| MINUS ^ 700043003 | Example problem list concepts reference set|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Returns lung disorders that are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members of the specified reference set.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rdfs:subClassOf* sct:19829001 .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Subtract members of the problem list refset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MINUS {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sct:isMemberOf sct:700043003 .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B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Exclusion in Attribute Value</w:t>
      </w:r>
    </w:p>
    <w:p w:rsidR="00000000" w:rsidDel="00000000" w:rsidP="00000000" w:rsidRDefault="00000000" w:rsidRPr="00000000" w14:paraId="000003B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116676008 | Associated morphology| = ((&lt;&lt; 56208002 | Ulcer| AND &lt;&lt; 50960005 | Hemorrhage| ) MINUS &lt;&lt; 26036001 | Obstruction|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Findings with at least one "Associated morphology" whose value is a subtype of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both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Ulcer and Hemorrhage, but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 subtype of Obstruction.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Navigate to the morphology value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sct:116676008 ; 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?v .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Morphology criteria: (Ulcer AND Hemorrhage) MINUS Obstruction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 rdfs:subClassOf* sct:56208002 .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?v rdfs:subClassOf* sct:50960005 .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NOT EXISTS { ?v rdfs:subClassOf* sct:26036001 . }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D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Not Equal to Attribute Value</w:t>
      </w:r>
    </w:p>
    <w:p w:rsidR="00000000" w:rsidDel="00000000" w:rsidP="00000000" w:rsidRDefault="00000000" w:rsidRPr="00000000" w14:paraId="000003D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116676008 | Associated morphology| != &lt;&lt; 26036001 | Obstruction|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Satisfied by findings that have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at least one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associated morphology that is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 descendant or self of obstruction.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sct:116676008 ; 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?v .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Morphology is NOT in the obstruction range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NOT EXISTS { ?v rdfs:subClassOf* sct:26036001 . }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Prohibiting an Attribute (Cardinality [0..0])</w:t>
      </w:r>
    </w:p>
    <w:p w:rsidR="00000000" w:rsidDel="00000000" w:rsidP="00000000" w:rsidRDefault="00000000" w:rsidRPr="00000000" w14:paraId="000003E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[0..0] 116676008 | Associated morphology| = &lt;&lt; 26036001 | Obstruction|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clinical findings that have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zero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associated morphologies that are descendants or self of obstruction.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Prohibit matching attributes using FILTER NOT EXISTS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NOT EXISTS {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?attr owl:onProperty sct:116676008 ; 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owl:someValuesFrom ?v .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?v rdfs:subClassOf* sct:26036001 .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Prohibiting Attributes Outside a Range</w:t>
      </w:r>
    </w:p>
    <w:p w:rsidR="00000000" w:rsidDel="00000000" w:rsidP="00000000" w:rsidRDefault="00000000" w:rsidRPr="00000000" w14:paraId="0000040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[0..0] 116676008 | Associated morphology| != &lt;&lt; 26036001 | Obstruction|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Findings with zero associated morphologies that are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obstructions. This implies that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all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existing associated morphologies (if any) must be obstructions.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Prohibit ANY morphology that fails to be an obstruction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NOT EXISTS {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?attr owl:onProperty sct:116676008 ; 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owl:someValuesFrom ?v .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FILTER NOT EXISTS { ?v rdfs:subClassOf* sct:26036001 . }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1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Universal Range Constraint (All and At Least One)</w:t>
      </w:r>
    </w:p>
    <w:p w:rsidR="00000000" w:rsidDel="00000000" w:rsidP="00000000" w:rsidRDefault="00000000" w:rsidRPr="00000000" w14:paraId="0000041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[0..0] 116676008 | Associated morphology| != &lt;&lt; 26036001 | Obstruction| AND [1..*] 116676008 | Associated morphology| = &lt;&lt; 26036001 | Obstruction|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Ensures that at least one associated morphology exists, and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all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morphologies that exist must be descendants or self of obstruction.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Condition 1: At least one obstruction exists ([1..*] =)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?attr1 .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?attr1 owl:onProperty sct:116676008 ; 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owl:someValuesFrom / rdfs:subClassOf* sct:26036001 .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Condition 2: No morphology exists that is NOT an obstruction ([0..0] !=)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NOT EXISTS {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/ owl:someValuesFrom / (owl:intersectionOf/rdf:rest*/rdf:first)? ?attr2 .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?attr2 owl:onProperty sct:116676008 ; 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owl:someValuesFrom ?v2 .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FILTER NOT EXISTS { ?v2 rdfs:subClassOf* sct:26036001 . }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rPr/>
      </w:pPr>
      <w:bookmarkStart w:colFirst="0" w:colLast="0" w:name="_otz28bmrma5p" w:id="8"/>
      <w:bookmarkEnd w:id="8"/>
      <w:r w:rsidDel="00000000" w:rsidR="00000000" w:rsidRPr="00000000">
        <w:rPr>
          <w:rtl w:val="0"/>
        </w:rPr>
        <w:t xml:space="preserve">Nested Expression Constraints - Valid Expressions</w:t>
      </w:r>
    </w:p>
    <w:p w:rsidR="00000000" w:rsidDel="00000000" w:rsidP="00000000" w:rsidRDefault="00000000" w:rsidRPr="00000000" w14:paraId="0000043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Hierarchy Applied to Membership</w:t>
      </w:r>
    </w:p>
    <w:p w:rsidR="00000000" w:rsidDel="00000000" w:rsidP="00000000" w:rsidRDefault="00000000" w:rsidRPr="00000000" w14:paraId="0000043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&lt;&lt; (^ 700043003 | Example problem list concepts reference set|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all members of the specified reference set plus all of their transitive descendants.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1. Identify members of the reference set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?member sct:isMemberOf sct:700043003 .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2. Find those members plus their descendants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rdfs:subClassOf* ?member .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Membership in a Range of Reference Sets</w:t>
      </w:r>
    </w:p>
    <w:p w:rsidR="00000000" w:rsidDel="00000000" w:rsidP="00000000" w:rsidRDefault="00000000" w:rsidRPr="00000000" w14:paraId="0000044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^ (&lt; 450973005 | GP/FP health issue reference set|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Satisfied by concepts that are members of </w:t>
      </w:r>
      <w:r w:rsidDel="00000000" w:rsidR="00000000" w:rsidRPr="00000000">
        <w:rPr>
          <w:i w:val="1"/>
          <w:iCs w:val="1"/>
          <w:color w:val="303030"/>
          <w:sz w:val="21"/>
          <w:szCs w:val="21"/>
          <w:highlight w:val="white"/>
          <w:rtl w:val="0"/>
        </w:rPr>
        <w:t xml:space="preserve">any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reference set that is a descendant of the focus concept 450973005.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1. Identify all descendant reference sets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?refset rdfs:subClassOf+ sct:450973005 .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2. Identify concepts that are members of any of those sets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sct:isMemberOf ?refset .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5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Intersection of Refinement and Membership</w:t>
      </w:r>
    </w:p>
    <w:p w:rsidR="00000000" w:rsidDel="00000000" w:rsidP="00000000" w:rsidRDefault="00000000" w:rsidRPr="00000000" w14:paraId="0000045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(&lt; 404684003 | Clinical finding| : 363698007 | Finding site| = &lt;&lt; 39057004 | Pulmonary valve structure| ) AND ^ 700043003 | Example problem list concepts reference set|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Concepts must satisfy the clinical refinement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be active members of the problem list reference set.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Constraint 1: Refined hierarchy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sct:363698007 ; 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/ rdfs:subClassOf* sct:39057004 .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Constraint 2: Reference set membership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sct:isMemberOf sct:700043003 .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6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Intersection of Two Refined Hierarchies</w:t>
      </w:r>
    </w:p>
    <w:p w:rsidR="00000000" w:rsidDel="00000000" w:rsidP="00000000" w:rsidRDefault="00000000" w:rsidRPr="00000000" w14:paraId="0000047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(&lt; 404684003 | Clinical finding| : 363698007 | Finding site| = &lt;&lt; 39057004 | Pulmonary valve structure| ) AND (&lt; 64572001 | Disease| : 116676008 | Associated morphology| = &lt;&lt; 415582006 | Stenosis|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concepts that simultaneously satisfy both refined constraints.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Subexpression 1: Pulmonary valve finding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?a1 .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?a1 owl:onProperty sct:363698007 ; 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/ rdfs:subClassOf* sct:39057004 .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Subexpression 2: Stenosis disease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sct:64572001 .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?a2 .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?a2 owl:onProperty sct:116676008 ; 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/ rdfs:subClassOf* sct:415582006 .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8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Dotted Attribute on a Refined Expression</w:t>
      </w:r>
    </w:p>
    <w:p w:rsidR="00000000" w:rsidDel="00000000" w:rsidP="00000000" w:rsidRDefault="00000000" w:rsidRPr="00000000" w14:paraId="0000048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(&lt;&lt; 17636008 | Specimen collection| : 424226004 | Using device| = &lt;&lt; 19923001 | Catheter| ) . 363701004 | Direct substance|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Returns the set of attribute values for "Direct substance" (concept 363701004) from all procedures matching the refined catheter specimen collection criteria.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1. Identify the refined procedures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?procedure rdfs:subClassOf* sct:17636008 .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?procedure (rdfs:subClassOf | owl:equivalentClass) / (owl:intersectionOf/rdf:rest*/rdf:first)? / owl:someValuesFrom / (owl:intersectionOf/rdf:rest*/rdf:first)? ?a1 .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?a1 owl:onProperty sct:424226004 ; 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/ rdfs:subClassOf* sct:19923001 .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2. Retrieve the 'Direct substance' values from those procedures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?procedure (rdfs:subClassOf | owl:equivalentClass) / (owl:intersectionOf/rdf:rest*/rdf:first)? / owl:someValuesFrom / (owl:intersectionOf/rdf:rest*/rdf:first)? ?a2 .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?a2 owl:onProperty sct:363701004 ; 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owl:someValuesFrom ?concept .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A0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6. Refinement on a Union of Hierarchies</w:t>
      </w:r>
    </w:p>
    <w:p w:rsidR="00000000" w:rsidDel="00000000" w:rsidP="00000000" w:rsidRDefault="00000000" w:rsidRPr="00000000" w14:paraId="000004A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(&lt;&lt; 404684003 | Clinical finding| OR &lt;&lt; 272379006 | Event| ) : 255234002 | After| = &lt;&lt; 71388002 | Procedure|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Clinical findings or events that occur after some procedure.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1. Concept must belong to one of the two hierarchies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 ?concept rdfs:subClassOf* sct:404684003 . }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UNION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{ ?concept rdfs:subClassOf* sct:272379006 . }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2. Refinement: After = Procedure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?attr owl:onProperty sct:255234002 ; 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owl:someValuesFrom / rdfs:subClassOf* sct:71388002 .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B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7. Cardinality on a Range of Attribute Names</w:t>
      </w:r>
    </w:p>
    <w:p w:rsidR="00000000" w:rsidDel="00000000" w:rsidP="00000000" w:rsidRDefault="00000000" w:rsidRPr="00000000" w14:paraId="000004B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&lt;&lt; 125605004 | Fracture of bone| : [0..0] ((&lt;&lt; 410662002 | Concept model attribute| MINUS 363698007 | Finding site| ) MINUS 116676008 | Associated morphology| ) =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Finds bone fractures that have no defining attributes other than "Finding site" and "Associated morphology".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?concept ?fsn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rdfs:subClassOf* sct:125605004 .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Ensure NO attribute exists that isn't site or morphology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FILTER NOT EXISTS {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?concept (rdfs:subClassOf | owl:equivalentClass) / (owl:intersectionOf/rdf:rest*/rdf:first)? / owl:someValuesFrom / (owl:intersectionOf/rdf:rest*/rdf:first)? ?attr .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?attr owl:onProperty ?prop .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Range check: property is in the model hierarchy...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?prop rdfs:subPropertyOf* sct:410662002 .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# ...but is NOT one of the allowed exceptions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FILTER (?prop != sct:363698007 &amp;&amp; ?prop != sct:116676008 &amp;&amp; ?prop != sct:609096000)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8. Nested Refinement in Attribute Value</w:t>
      </w:r>
    </w:p>
    <w:p w:rsidR="00000000" w:rsidDel="00000000" w:rsidP="00000000" w:rsidRDefault="00000000" w:rsidRPr="00000000" w14:paraId="000004D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ECL: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&lt; 404684003 | Clinical finding| : 47429007 | Associated with| = (&lt; 404684003 | Clinical finding| : 116676008 | Associated morphology| = &lt;&lt; 55641003 | Infarct|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Logic: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Findings associated with another finding which has an "Associated morphology" of "Infarct".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rdfs: &lt;http://www.w3.org/2000/01/rdf-schema#&gt;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owl: &lt;http://www.w3.org/2002/07/owl#&gt;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sct: &lt;http://snomed.info/id/&gt;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PREFIX rdf: &lt;http://www.w3.org/1999/02/22-rdf-syntax-ns#&gt;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SELECT DISTINCT ?concept ?fsn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WHERE {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1. Outer finding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rdfs:subClassOf+ sct:404684003 .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?concept (rdfs:subClassOf | owl:equivalentClass) / (owl:intersectionOf/rdf:rest*/rdf:first)? / owl:someValuesFrom / (owl:intersectionOf/rdf:rest*/rdf:first)? ?outerAttr .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?outerAttr owl:onProperty sct:47429007 ; 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owl:someValuesFrom ?innerFinding .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2. Inner refined finding (the attribute value)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?innerFinding rdfs:subClassOf+ sct:404684003 .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?innerFinding (rdfs:subClassOf | owl:equivalentClass) / (owl:intersectionOf/rdf:rest*/rdf:first)? / owl:someValuesFrom / (owl:intersectionOf/rdf:rest*/rdf:first)? ?innerAttr .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?innerAttr owl:onProperty sct:116676008 ; 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           owl:someValuesFrom / rdfs:subClassOf* sct:55641003 .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# Optional: Retrieve label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  OPTIONAL { ?concept rdfs:label ?fsn }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nomed.org/snomed-ct-specifications/snomed-ct-expression-constraint-langu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